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mc:Ignorable="wps">
  <w:body>
    <w:p>
      <w:pPr>
        <w:jc w:val="center"/>
      </w:pPr>
      <w:r>
        <w:rPr>
          <w:b/>
        </w:rPr>
        <w:t>陳小華 履歷</w:t>
      </w:r>
    </w:p>
    <w:p>
      <w:r>
        <w:t>求職方向：行政助理</w:t>
      </w:r>
    </w:p>
    <w:p/>
    <w:p>
      <w:r>
        <w:t>學歷</w:t>
      </w:r>
    </w:p>
    <w:tbl>
      <w:tblPr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>2021-09 – 2025-06</w:t>
            </w:r>
          </w:p>
        </w:tc>
        <w:tc>
          <w:p>
            <w:r>
              <w:t>範例科技大學</w:t>
            </w:r>
          </w:p>
        </w:tc>
        <w:tc>
          <w:p>
            <w:r>
              <w:t>企業管理系</w:t>
            </w:r>
          </w:p>
          <w:p>
            <w:r>
              <w:t>學士</w:t>
            </w:r>
          </w:p>
        </w:tc>
      </w:tr>
    </w:tbl>
    <w:p>
      <w:r>
        <w:t>經歷</w:t>
      </w:r>
    </w:p>
    <w:p>
      <w:pPr>
        <w:pStyle w:val="MyBullet"/>
      </w:pPr>
      <w:r>
        <w:t>範例超市 門市工讀生（2023-07 – 2024-06）</w:t>
      </w:r>
    </w:p>
    <w:p>
      <w:pPr>
        <w:numPr>
          <w:ilvl w:val="0"/>
          <w:numId w:val="2"/>
        </w:numPr>
      </w:pPr>
      <w:r>
        <w:t xml:space="preserve">協助整理排班表，每週 3 天</w:t>
      </w:r>
      <w:ins w:id="1" w:author="範例" w:date="2026-10-01T00:00:00Z">
        <w:r>
          <w:t>，也幫忙盤點</w:t>
        </w:r>
      </w:ins>
      <w:del w:id="2" w:author="範例" w:date="2026-10-01T00:00:00Z">
        <w:r>
          <w:delText>，管理全店</w:delText>
        </w:r>
      </w:del>
    </w:p>
    <w:p>
      <w:r>
        <w:t>專長</w:t>
        <w:tab/>
        <w:t>Excel（樞紐分析）、R&amp;D 社 &lt;志工&gt;、中文打字 60 字</w:t>
      </w:r>
    </w:p>
    <w:p>
      <w:r>
        <mc:AlternateContent>
          <mc:Choice Requires="wps">
            <w:drawing>
              <wp:anchor>
                <a:graphic>
                  <a:graphicData>
                    <wps:wsp>
                      <wps:txbx>
                        <w:txbxContent>
                          <w:p>
                            <w:r>
                              <w:t>證照：電腦軟體應用丙級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>證照：電腦軟體應用丙級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身分證字號：A123456789</w:t>
        <w:br/>
        <w:t>地址：範例市範例區</w:t>
      </w:r>
    </w:p>
    <w:sectPr>
      <w:headerReference xmlns:r="http://schemas.openxmlformats.org/officeDocument/2006/relationships" w:type="default" r:id="rId2"/>
      <w:pgSz w:w="11906" w:h="16838"/>
    </w:sectPr>
  </w:body>
</w:document>
</file>

<file path=word/footer1.xml><?xml version="1.0" encoding="utf-8"?>
<w:ftr xmlns:w="http://schemas.openxmlformats.org/wordprocessingml/2006/main">
  <w:p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頁</w:t>
    </w:r>
  </w:p>
</w:ftr>
</file>

<file path=word/header1.xml><?xml version="1.0" encoding="utf-8"?>
<!-- Written by hand with a different prefix (x:) than Word uses, to test namespace handling. Fictional person. -->
<x:hdr xmlns:x="http://schemas.openxmlformats.org/wordprocessingml/2006/main">
  <x:p>
    <x:r>
      <x:t>陳小華</x:t>
    </x:r>
    <x:r>
      <x:tab/>
      <x:t xml:space="preserve">手機 0912-000-111 </x:t>
    </x:r>
    <x:r>
      <x:t>｜ chen.example@example.com</x:t>
    </x:r>
  </x:p>
</x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ListBullet">
    <w:name w:val="List Bullet"/>
    <w:basedOn w:val="Normal"/>
    <w:pPr>
      <w:numPr>
        <w:numId w:val="1"/>
      </w:numPr>
    </w:pPr>
  </w:style>
  <w:style w:type="paragraph" w:styleId="MyBullet">
    <w:name w:val="My Bullet"/>
    <w:basedOn w:val="ListBulle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
</file>